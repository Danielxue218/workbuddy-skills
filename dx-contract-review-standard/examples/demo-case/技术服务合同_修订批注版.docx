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微软雅黑"/>
          <w:b/>
          <w:sz w:val="44"/>
        </w:rPr>
        <w:t>技术服务合同</w:t>
      </w:r>
    </w:p>
    <w:p>
      <w:pPr>
        <w:spacing w:after="480"/>
        <w:jc w:val="center"/>
      </w:pPr>
      <w:r>
        <w:rPr>
          <w:rFonts w:ascii="Times New Roman" w:hAnsi="Times New Roman" w:eastAsia="宋体"/>
          <w:b w:val="0"/>
          <w:sz w:val="22"/>
        </w:rPr>
        <w:t>合同编号:  MQC-2026-001</w:t>
      </w:r>
    </w:p>
    <w:p>
      <w:r>
        <w:rPr>
          <w:rFonts w:ascii="Times New Roman" w:hAnsi="Times New Roman" w:eastAsia="宋体"/>
          <w:b/>
          <w:sz w:val="24"/>
        </w:rPr>
        <w:t>甲方（委托方）:  北京 XX 科技有限公司</w:t>
      </w:r>
    </w:p>
    <w:p>
      <w:r>
        <w:rPr>
          <w:rFonts w:ascii="Times New Roman" w:hAnsi="Times New Roman" w:eastAsia="宋体"/>
          <w:b w:val="0"/>
          <w:sz w:val="24"/>
        </w:rPr>
        <w:t>法定代表人:  张三</w:t>
      </w:r>
    </w:p>
    <w:p>
      <w:r>
        <w:rPr>
          <w:rFonts w:ascii="Times New Roman" w:hAnsi="Times New Roman" w:eastAsia="宋体"/>
          <w:b w:val="0"/>
          <w:sz w:val="24"/>
        </w:rPr>
        <w:t>住所地:  北京市海淀区知春路 XX 号</w:t>
      </w:r>
    </w:p>
    <w:p>
      <w:r>
        <w:rPr>
          <w:rFonts w:ascii="Times New Roman" w:hAnsi="Times New Roman" w:eastAsia="宋体"/>
          <w:b w:val="0"/>
          <w:sz w:val="24"/>
        </w:rPr>
        <w:t>统一社会信用代码:  91110108XXXXXXXXXX</w:t>
      </w:r>
    </w:p>
    <w:p>
      <w:r>
        <w:rPr>
          <w:rFonts w:ascii="Times New Roman" w:hAnsi="Times New Roman" w:eastAsia="宋体"/>
          <w:b w:val="0"/>
          <w:sz w:val="24"/>
        </w:rPr>
        <w:t>联系人:  李四（项目经理）</w:t>
      </w:r>
    </w:p>
    <w:p>
      <w:r>
        <w:rPr>
          <w:rFonts w:ascii="Times New Roman" w:hAnsi="Times New Roman" w:eastAsia="宋体"/>
          <w:b w:val="0"/>
          <w:sz w:val="24"/>
        </w:rPr>
      </w:r>
    </w:p>
    <w:p>
      <w:r>
        <w:rPr>
          <w:rFonts w:ascii="Times New Roman" w:hAnsi="Times New Roman" w:eastAsia="宋体"/>
          <w:b/>
          <w:sz w:val="24"/>
        </w:rPr>
        <w:t>乙方（服务方）:  上海 YY 信息技术有限公司</w:t>
      </w:r>
    </w:p>
    <w:p>
      <w:r>
        <w:rPr>
          <w:rFonts w:ascii="Times New Roman" w:hAnsi="Times New Roman" w:eastAsia="宋体"/>
          <w:b w:val="0"/>
          <w:sz w:val="24"/>
        </w:rPr>
        <w:t>法定代表人:  王五</w:t>
      </w:r>
    </w:p>
    <w:p>
      <w:r>
        <w:rPr>
          <w:rFonts w:ascii="Times New Roman" w:hAnsi="Times New Roman" w:eastAsia="宋体"/>
          <w:b w:val="0"/>
          <w:sz w:val="24"/>
        </w:rPr>
        <w:t>住所地:  上海市浦东新区张江路 XX 号</w:t>
      </w:r>
    </w:p>
    <w:p>
      <w:r>
        <w:rPr>
          <w:rFonts w:ascii="Times New Roman" w:hAnsi="Times New Roman" w:eastAsia="宋体"/>
          <w:b w:val="0"/>
          <w:sz w:val="24"/>
        </w:rPr>
        <w:t>统一社会信用代码:  91310115YYYYYYYYYY</w:t>
      </w:r>
    </w:p>
    <w:p>
      <w:r>
        <w:rPr>
          <w:rFonts w:ascii="Times New Roman" w:hAnsi="Times New Roman" w:eastAsia="宋体"/>
          <w:b w:val="0"/>
          <w:sz w:val="24"/>
        </w:rPr>
        <w:t>联系人:  赵六（技术总监）</w:t>
      </w:r>
    </w:p>
    <w:p>
      <w:r>
        <w:rPr>
          <w:rFonts w:ascii="Times New Roman" w:hAnsi="Times New Roman" w:eastAsia="宋体"/>
          <w:b w:val="0"/>
          <w:sz w:val="24"/>
        </w:rPr>
      </w:r>
    </w:p>
    <w:p>
      <w:pPr>
        <w:ind w:firstLine="420"/>
      </w:pPr>
      <w:r>
        <w:rPr>
          <w:rFonts w:ascii="Times New Roman" w:hAnsi="Times New Roman" w:eastAsia="宋体"/>
          <w:b w:val="0"/>
          <w:sz w:val="24"/>
        </w:rPr>
        <w:t>鉴于甲方有意委托乙方开发客户关系管理（CRM）系统，乙方具备相应的技术能力和资质；双方经友好协商，在平等自愿、诚实信用的基础上，就甲方委托乙方提供技术服务事宜达成本合同，以资共同遵守。</w:t>
      </w:r>
    </w:p>
    <w:p>
      <w:pPr>
        <w:spacing w:before="240" w:after="120"/>
      </w:pPr>
      <w:r>
        <w:rPr>
          <w:rFonts w:ascii="Times New Roman" w:hAnsi="Times New Roman" w:eastAsia="微软雅黑"/>
          <w:b/>
          <w:sz w:val="28"/>
        </w:rPr>
        <w:t>第一条  合同目的</w:t>
      </w:r>
    </w:p>
    <w:p>
      <w:pPr>
        <w:ind w:firstLine="420"/>
      </w:pPr>
      <w:r>
        <w:rPr>
          <w:rFonts w:ascii="Times New Roman" w:hAnsi="Times New Roman" w:eastAsia="宋体"/>
          <w:b w:val="0"/>
          <w:sz w:val="24"/>
        </w:rPr>
        <w:t>1.1  本合同目的是由乙方根据甲方的业务需求，为甲方定制开发一套客户关系管理（CRM）系统（以下简称“本系统”），并提供相应的技术支持和维护服务。</w:t>
      </w:r>
    </w:p>
    <w:p>
      <w:pPr>
        <w:ind w:firstLine="420"/>
      </w:pPr>
      <w:r>
        <w:rPr>
          <w:rFonts w:ascii="Times New Roman" w:hAnsi="Times New Roman" w:eastAsia="宋体"/>
          <w:b w:val="0"/>
          <w:sz w:val="24"/>
        </w:rPr>
        <w:t>1.2  本合同自双方签字或盖章之日起生效，有效期至各项义务履行完毕时止。</w:t>
      </w:r>
    </w:p>
    <w:p>
      <w:pPr>
        <w:spacing w:before="240" w:after="120"/>
      </w:pPr>
      <w:r>
        <w:rPr>
          <w:rFonts w:ascii="Times New Roman" w:hAnsi="Times New Roman" w:eastAsia="微软雅黑"/>
          <w:b/>
          <w:sz w:val="28"/>
        </w:rPr>
        <w:t>第二条  服务内容和范围</w:t>
      </w:r>
    </w:p>
    <w:p>
      <w:pPr>
        <w:ind w:firstLine="420"/>
      </w:pPr>
      <w:r>
        <w:rPr>
          <w:rFonts w:ascii="Times New Roman" w:hAnsi="Times New Roman" w:eastAsia="宋体"/>
          <w:b w:val="0"/>
          <w:sz w:val="24"/>
        </w:rPr>
        <w:t>2.1  乙方为甲方定制开发的 CRM 系统应当包含以下三大模块:(1) 客户档案管理模块; (2) 销售漏斗管理模块; (3) 数据分析报表模块。</w:t>
      </w:r>
    </w:p>
    <w:p>
      <w:pPr>
        <w:ind w:firstLine="420"/>
      </w:pPr>
      <w:r>
        <w:rPr>
          <w:rFonts w:ascii="Times New Roman" w:hAnsi="Times New Roman" w:eastAsia="宋体"/>
          <w:b w:val="0"/>
          <w:sz w:val="24"/>
        </w:rPr>
        <w:t>2.2  本系统应支持 PC 端和移动端访问，并发用户数不低于 500 人。</w:t>
      </w:r>
    </w:p>
    <w:p>
      <w:pPr>
        <w:ind w:firstLine="420"/>
      </w:pPr>
      <w:r>
        <w:rPr>
          <w:rFonts w:ascii="Times New Roman" w:hAnsi="Times New Roman" w:eastAsia="宋体"/>
          <w:b w:val="0"/>
          <w:sz w:val="24"/>
        </w:rPr>
        <w:t>2.3  本系统的详细技术参数和验收指标详见本合同附件一《技术规范书》。</w:t>
      </w:r>
    </w:p>
    <w:p>
      <w:pPr>
        <w:spacing w:before="240" w:after="120"/>
      </w:pPr>
      <w:r>
        <w:rPr>
          <w:rFonts w:ascii="Times New Roman" w:hAnsi="Times New Roman" w:eastAsia="微软雅黑"/>
          <w:b/>
          <w:sz w:val="28"/>
        </w:rPr>
        <w:t>第三条  合同价款和支付</w:t>
      </w:r>
    </w:p>
    <w:p>
      <w:pPr>
        <w:ind w:firstLine="420"/>
      </w:pPr>
      <w:r>
        <w:rPr>
          <w:rFonts w:ascii="Times New Roman" w:hAnsi="Times New Roman" w:eastAsia="宋体"/>
          <w:b w:val="0"/>
          <w:sz w:val="24"/>
        </w:rPr>
        <w:t xml:space="preserve">3.1  本合同总金额为</w:t>
      </w:r>
      <w:del w:id="1003" w:author="缪奇川" w:date="2026-04-17T00:00:00Z">
        <w:r>
          <w:rPr>
            <w:rFonts w:ascii="Times New Roman" w:hAnsi="Times New Roman" w:eastAsia="宋体"/>
            <w:b w:val="0"/>
            <w:sz w:val="24"/>
          </w:rPr>
          <w:delText xml:space="preserve">人民币 860,000 元（大写:柒拾陆万元整）</w:delText>
        </w:r>
      </w:del>
      <w:ins w:id="1004" w:author="缪奇川" w:date="2026-04-17T00:00:00Z">
        <w:commentRangeStart w:id="1"/>
        <w:r>
          <w:rPr>
            <w:rFonts w:ascii="Times New Roman" w:hAnsi="Times New Roman" w:eastAsia="宋体"/>
            <w:b w:val="0"/>
            <w:sz w:val="24"/>
          </w:rPr>
          <w:t xml:space="preserve">人民币 860,000.00 元（大写:捌拾陆万元整）</w:t>
        </w:r>
        <w:commentRangeEnd w:id="1"/>
        <w:r>
          <w:rPr>
            <w:rStyle w:val="CommentReference"/>
          </w:rPr>
          <w:commentReference w:id="1"/>
        </w:r>
      </w:ins>
      <w:r>
        <w:rPr>
          <w:rFonts w:ascii="Times New Roman" w:hAnsi="Times New Roman" w:eastAsia="宋体"/>
          <w:b w:val="0"/>
          <w:sz w:val="24"/>
        </w:rPr>
        <w:t xml:space="preserve">，含 13% 增值税。甲方应按照本合同约定向乙方支付上述款项。</w:t>
      </w:r>
    </w:p>
    <w:p>
      <w:pPr>
        <w:ind w:firstLine="420"/>
      </w:pPr>
      <w:r>
        <w:rPr>
          <w:rFonts w:ascii="Times New Roman" w:hAnsi="Times New Roman" w:eastAsia="宋体"/>
          <w:b w:val="0"/>
          <w:sz w:val="24"/>
        </w:rPr>
        <w:t>3.2  甲方应在本合同生效之日起 5 个工作日内，向乙方指定账户支付合同总金额的 30% 作为预付款，即 258,000 元。</w:t>
      </w:r>
    </w:p>
    <w:p>
      <w:pPr>
        <w:ind w:firstLine="420"/>
      </w:pPr>
      <w:r>
        <w:rPr>
          <w:rFonts w:ascii="Times New Roman" w:hAnsi="Times New Roman" w:eastAsia="宋体"/>
          <w:b w:val="0"/>
          <w:sz w:val="24"/>
        </w:rPr>
        <w:t>3.3  本系统开发完成通过中期里程碑验收后 10 个工作日内，甲方应向乙方支付合同总金额的 30% 作为进度款，即 258,000 元。</w:t>
      </w:r>
    </w:p>
    <w:p>
      <w:pPr>
        <w:ind w:firstLine="420"/>
      </w:pPr>
      <w:r>
        <w:rPr>
          <w:rFonts w:ascii="Times New Roman" w:hAnsi="Times New Roman" w:eastAsia="宋体"/>
          <w:b w:val="0"/>
          <w:sz w:val="24"/>
        </w:rPr>
        <w:t>3.4  本系统通过最终验收合格后 15 个工作日内，甲方应向乙方支付合同总金额的 40% 作为尾款，即 344,000 元。</w:t>
      </w:r>
    </w:p>
    <w:p>
      <w:pPr>
        <w:ind w:firstLine="420"/>
      </w:pPr>
      <w:r>
        <w:rPr>
          <w:rFonts w:ascii="Times New Roman" w:hAnsi="Times New Roman" w:eastAsia="宋体"/>
          <w:b w:val="0"/>
          <w:sz w:val="24"/>
        </w:rPr>
        <w:t>3.5  乙方在收到每笔款项后 5 个工作日内向甲方开具等额增值税专用发票。</w:t>
      </w:r>
    </w:p>
    <w:p>
      <w:pPr>
        <w:spacing w:before="240" w:after="120"/>
      </w:pPr>
      <w:r>
        <w:rPr>
          <w:rFonts w:ascii="Times New Roman" w:hAnsi="Times New Roman" w:eastAsia="微软雅黑"/>
          <w:b/>
          <w:sz w:val="28"/>
        </w:rPr>
        <w:t>第四条  开发周期和交付</w:t>
      </w:r>
    </w:p>
    <w:p>
      <w:pPr>
        <w:ind w:firstLine="420"/>
      </w:pPr>
      <w:r>
        <w:rPr>
          <w:rFonts w:ascii="Times New Roman" w:hAnsi="Times New Roman" w:eastAsia="宋体"/>
          <w:b w:val="0"/>
          <w:sz w:val="24"/>
        </w:rPr>
        <w:t>4.1  本系统开发周期为 12 个月，自本合同生效之日起算。</w:t>
      </w:r>
    </w:p>
    <w:p>
      <w:pPr>
        <w:ind w:firstLine="420"/>
      </w:pPr>
      <w:r>
        <w:rPr>
          <w:rFonts w:ascii="Times New Roman" w:hAnsi="Times New Roman" w:eastAsia="宋体"/>
          <w:b w:val="0"/>
          <w:sz w:val="24"/>
        </w:rPr>
        <w:t>4.2  乙方应于本合同生效之日起 12 个月内完成本系统的全部开发工作并交付给甲方。</w:t>
      </w:r>
    </w:p>
    <w:p>
      <w:pPr>
        <w:ind w:firstLine="420"/>
      </w:pPr>
      <w:r>
        <w:rPr>
          <w:rFonts w:ascii="Times New Roman" w:hAnsi="Times New Roman" w:eastAsia="宋体"/>
          <w:b w:val="0"/>
          <w:sz w:val="24"/>
        </w:rPr>
        <w:t>4.3  具体的开发节点和交付时间详见本合同附件二《项目时间表》。</w:t>
      </w:r>
    </w:p>
    <w:p>
      <w:pPr>
        <w:spacing w:before="240" w:after="120"/>
      </w:pPr>
      <w:r>
        <w:rPr>
          <w:rFonts w:ascii="Times New Roman" w:hAnsi="Times New Roman" w:eastAsia="微软雅黑"/>
          <w:b/>
          <w:sz w:val="28"/>
        </w:rPr>
        <w:t>第五条  验收</w:t>
      </w:r>
    </w:p>
    <w:p>
      <w:pPr>
        <w:ind w:firstLine="420"/>
      </w:pPr>
      <w:r>
        <w:rPr>
          <w:rFonts w:ascii="Times New Roman" w:hAnsi="Times New Roman" w:eastAsia="宋体"/>
          <w:b w:val="0"/>
          <w:sz w:val="24"/>
        </w:rPr>
        <w:t>5.1  乙方完成交付后，甲方应当在 15 个工作日内进行验收并书面反馈验收意见。</w:t>
      </w:r>
    </w:p>
    <w:p>
      <w:pPr>
        <w:ind w:firstLine="420"/>
      </w:pPr>
      <w:r>
        <w:rPr>
          <w:rFonts w:ascii="Times New Roman" w:hAnsi="Times New Roman" w:eastAsia="宋体"/>
          <w:b w:val="0"/>
          <w:sz w:val="24"/>
        </w:rPr>
        <w:t>5.2  甲方逾期未反馈验收意见的，视为验收合格。</w:t>
      </w:r>
    </w:p>
    <w:p>
      <w:pPr>
        <w:ind w:firstLine="420"/>
      </w:pPr>
      <w:r>
        <w:rPr>
          <w:rFonts w:ascii="Times New Roman" w:hAnsi="Times New Roman" w:eastAsia="宋体"/>
          <w:b w:val="0"/>
          <w:sz w:val="24"/>
        </w:rPr>
        <w:t>5.3  验收不合格的，乙方应在双方约定的期限内整改并重新提交验收。</w:t>
      </w:r>
    </w:p>
    <w:p>
      <w:pPr>
        <w:spacing w:before="240" w:after="120"/>
      </w:pPr>
      <w:r>
        <w:rPr>
          <w:rFonts w:ascii="Times New Roman" w:hAnsi="Times New Roman" w:eastAsia="微软雅黑"/>
          <w:b/>
          <w:sz w:val="28"/>
        </w:rPr>
        <w:t>第六条  项目管理</w:t>
      </w:r>
    </w:p>
    <w:p>
      <w:pPr>
        <w:ind w:firstLine="420"/>
      </w:pPr>
      <w:r>
        <w:rPr>
          <w:rFonts w:ascii="Times New Roman" w:hAnsi="Times New Roman" w:eastAsia="宋体"/>
          <w:b w:val="0"/>
          <w:sz w:val="24"/>
        </w:rPr>
        <w:t>6.1  双方各指定一名项目联系人，负责合同履行过程中的日常沟通和问题协调。</w:t>
      </w:r>
    </w:p>
    <w:p>
      <w:pPr>
        <w:ind w:firstLine="420"/>
      </w:pPr>
      <w:r>
        <w:rPr>
          <w:rFonts w:ascii="Times New Roman" w:hAnsi="Times New Roman" w:eastAsia="宋体"/>
          <w:b w:val="0"/>
          <w:sz w:val="24"/>
        </w:rPr>
        <w:t>6.2  双方应每两周召开一次项目例会，审视项目进展并解决存在的问题。</w:t>
      </w:r>
    </w:p>
    <w:p>
      <w:pPr>
        <w:spacing w:before="240" w:after="120"/>
      </w:pPr>
      <w:r>
        <w:rPr>
          <w:rFonts w:ascii="Times New Roman" w:hAnsi="Times New Roman" w:eastAsia="微软雅黑"/>
          <w:b/>
          <w:sz w:val="28"/>
        </w:rPr>
        <w:t>第七条  知识产权</w:t>
      </w:r>
    </w:p>
    <w:p>
      <w:pPr>
        <w:ind w:firstLine="420"/>
      </w:pPr>
      <w:r>
        <w:rPr>
          <w:rFonts w:ascii="Times New Roman" w:hAnsi="Times New Roman" w:eastAsia="宋体"/>
          <w:b w:val="0"/>
          <w:sz w:val="24"/>
        </w:rPr>
        <w:t>7.1  本合同项下乙方为甲方开发的 CRM 系统（含源代码、设计文档、用户手册等所有交付物）的知识产权在甲方向乙方支付全部合同价款后归甲方所有。</w:t>
      </w:r>
    </w:p>
    <w:p>
      <w:pPr>
        <w:ind w:firstLine="420"/>
      </w:pPr>
      <w:r>
        <w:rPr>
          <w:rFonts w:ascii="Times New Roman" w:hAnsi="Times New Roman" w:eastAsia="宋体"/>
          <w:b w:val="0"/>
          <w:sz w:val="24"/>
        </w:rPr>
        <w:t>7.2  乙方在开发过程中使用的通用组件、开源软件、基础类库以及乙方事先已有的知识产权，仍归乙方所有。</w:t>
      </w:r>
    </w:p>
    <w:p>
      <w:pPr>
        <w:spacing w:before="240" w:after="120"/>
      </w:pPr>
      <w:r>
        <w:rPr>
          <w:rFonts w:ascii="Times New Roman" w:hAnsi="Times New Roman" w:eastAsia="微软雅黑"/>
          <w:b/>
          <w:sz w:val="28"/>
        </w:rPr>
        <w:t>第八条  违约责任</w:t>
      </w:r>
    </w:p>
    <w:p>
      <w:pPr>
        <w:ind w:firstLine="420"/>
      </w:pPr>
      <w:r>
        <w:rPr>
          <w:rFonts w:ascii="Times New Roman" w:hAnsi="Times New Roman" w:eastAsia="宋体"/>
          <w:b w:val="0"/>
          <w:sz w:val="24"/>
        </w:rPr>
        <w:t xml:space="preserve">8.1  任何一方违反本合同约定的，</w:t>
      </w:r>
      <w:del w:id="1005" w:author="缪奇川" w:date="2026-04-17T00:00:00Z">
        <w:r>
          <w:rPr>
            <w:rFonts w:ascii="Times New Roman" w:hAnsi="Times New Roman" w:eastAsia="宋体"/>
            <w:b w:val="0"/>
            <w:sz w:val="24"/>
          </w:rPr>
          <w:delText xml:space="preserve">违约方应当向守约方支付本合同总金额 35% 的违约金</w:delText>
        </w:r>
      </w:del>
      <w:ins w:id="1006" w:author="缪奇川" w:date="2026-04-17T00:00:00Z">
        <w:commentRangeStart w:id="2"/>
        <w:r>
          <w:rPr>
            <w:rFonts w:ascii="Times New Roman" w:hAnsi="Times New Roman" w:eastAsia="宋体"/>
            <w:b w:val="0"/>
            <w:sz w:val="24"/>
          </w:rPr>
          <w:t xml:space="preserve">违约方应当向守约方支付本合同总金额 15% 的违约金</w:t>
        </w:r>
        <w:commentRangeEnd w:id="2"/>
        <w:r>
          <w:rPr>
            <w:rStyle w:val="CommentReference"/>
          </w:rPr>
          <w:commentReference w:id="2"/>
        </w:r>
      </w:ins>
      <w:r>
        <w:rPr>
          <w:rFonts w:ascii="Times New Roman" w:hAnsi="Times New Roman" w:eastAsia="宋体"/>
          <w:b w:val="0"/>
          <w:sz w:val="24"/>
        </w:rPr>
        <w:t xml:space="preserve">。</w:t>
      </w:r>
    </w:p>
    <w:p>
      <w:pPr>
        <w:ind w:firstLine="420"/>
      </w:pPr>
      <w:r>
        <w:rPr>
          <w:rFonts w:ascii="Times New Roman" w:hAnsi="Times New Roman" w:eastAsia="宋体"/>
          <w:b w:val="0"/>
          <w:sz w:val="24"/>
        </w:rPr>
        <w:t>8.2  前述违约金不足以弥补守约方实际损失的，违约方应当就超过部分继续赔偿。</w:t>
      </w:r>
    </w:p>
    <w:p>
      <w:pPr>
        <w:ind w:firstLine="420"/>
      </w:pPr>
      <w:r>
        <w:rPr>
          <w:rFonts w:ascii="Times New Roman" w:hAnsi="Times New Roman" w:eastAsia="宋体"/>
          <w:b w:val="0"/>
          <w:sz w:val="24"/>
        </w:rPr>
        <w:t xml:space="preserve">8.3  </w:t>
      </w:r>
      <w:del w:id="1007" w:author="缪奇川" w:date="2026-04-17T00:00:00Z">
        <w:r>
          <w:rPr>
            <w:rFonts w:ascii="Times New Roman" w:hAnsi="Times New Roman" w:eastAsia="宋体"/>
            <w:b w:val="0"/>
            <w:sz w:val="24"/>
          </w:rPr>
          <w:delText xml:space="preserve">甲方逾期支付款项的，每逾期一日，按未付款项的 5% 向乙方支付违约金;乙方逾期交付的，每逾期一日，按合同总金额的 20% 向甲方支付违约金。</w:delText>
        </w:r>
      </w:del>
      <w:ins w:id="1008" w:author="缪奇川" w:date="2026-04-17T00:00:00Z">
        <w:commentRangeStart w:id="3"/>
        <w:r>
          <w:rPr>
            <w:rFonts w:ascii="Times New Roman" w:hAnsi="Times New Roman" w:eastAsia="宋体"/>
            <w:b w:val="0"/>
            <w:sz w:val="24"/>
          </w:rPr>
          <w:t xml:space="preserve">任何一方逾期履行本合同项下付款或交付义务的，每逾期一日，按相应未履行部分金额的万分之五向守约方支付违约金。</w:t>
        </w:r>
        <w:commentRangeEnd w:id="3"/>
        <w:r>
          <w:rPr>
            <w:rStyle w:val="CommentReference"/>
          </w:rPr>
          <w:commentReference w:id="3"/>
        </w:r>
      </w:ins>
    </w:p>
    <w:p>
      <w:pPr>
        <w:spacing w:before="240" w:after="120"/>
      </w:pPr>
      <w:r>
        <w:rPr>
          <w:rFonts w:ascii="Times New Roman" w:hAnsi="Times New Roman" w:eastAsia="微软雅黑"/>
          <w:b/>
          <w:sz w:val="28"/>
        </w:rPr>
        <w:t>第九条  保密条款</w:t>
      </w:r>
    </w:p>
    <w:p>
      <w:pPr>
        <w:ind w:firstLine="420"/>
      </w:pPr>
      <w:r>
        <w:rPr>
          <w:rFonts w:ascii="Times New Roman" w:hAnsi="Times New Roman" w:eastAsia="宋体"/>
          <w:b w:val="0"/>
          <w:sz w:val="24"/>
        </w:rPr>
        <w:t>9.1  双方对于在本合同履行过程中获知的对方商业秘密和技术秘密，承担保密义务。</w:t>
      </w:r>
    </w:p>
    <w:p>
      <w:pPr>
        <w:ind w:firstLine="420"/>
      </w:pPr>
      <w:r>
        <w:rPr>
          <w:rFonts w:ascii="Times New Roman" w:hAnsi="Times New Roman" w:eastAsia="宋体"/>
          <w:b w:val="0"/>
          <w:sz w:val="24"/>
        </w:rPr>
        <w:t>9.2  本条保密义务在本合同终止后仍然有效，持续期间为本合同终止之日起 3 年。</w:t>
      </w:r>
    </w:p>
    <w:p>
      <w:pPr>
        <w:ind w:firstLine="420"/>
      </w:pPr>
      <w:r>
        <w:rPr>
          <w:rFonts w:ascii="Times New Roman" w:hAnsi="Times New Roman" w:eastAsia="宋体"/>
          <w:b w:val="0"/>
          <w:sz w:val="24"/>
        </w:rPr>
        <w:t>9.3  具体保密信息范围详见本合同附件三《保密信息清单》。</w:t>
      </w:r>
    </w:p>
    <w:p>
      <w:pPr>
        <w:spacing w:before="240" w:after="120"/>
      </w:pPr>
      <w:r>
        <w:rPr>
          <w:rFonts w:ascii="Times New Roman" w:hAnsi="Times New Roman" w:eastAsia="微软雅黑"/>
          <w:b/>
          <w:sz w:val="28"/>
        </w:rPr>
        <w:t>第十条  合同期限和终止</w:t>
      </w:r>
    </w:p>
    <w:p>
      <w:pPr>
        <w:ind w:firstLine="420"/>
      </w:pPr>
      <w:r>
        <w:rPr>
          <w:rFonts w:ascii="Times New Roman" w:hAnsi="Times New Roman" w:eastAsia="宋体"/>
          <w:b w:val="0"/>
          <w:sz w:val="24"/>
        </w:rPr>
        <w:t>10.1  本合同期限为自本合同生效之日起 12 个月。</w:t>
      </w:r>
    </w:p>
    <w:p>
      <w:pPr>
        <w:ind w:firstLine="420"/>
      </w:pPr>
      <w:r>
        <w:rPr>
          <w:rFonts w:ascii="Times New Roman" w:hAnsi="Times New Roman" w:eastAsia="宋体"/>
          <w:b w:val="0"/>
          <w:sz w:val="24"/>
        </w:rPr>
        <w:t>10.2  有下列情形之一的，双方任何一方均有权书面通知另一方解除本合同:(1) 对方严重违反本合同约定且在收到书面通知后 15 日内未予纠正的;(2) 对方破产、被吊销营业执照、被接管或进入清算的。</w:t>
      </w:r>
    </w:p>
    <w:p>
      <w:pPr>
        <w:spacing w:before="240" w:after="120"/>
      </w:pPr>
      <w:r>
        <w:rPr>
          <w:rFonts w:ascii="Times New Roman" w:hAnsi="Times New Roman" w:eastAsia="微软雅黑"/>
          <w:b/>
          <w:sz w:val="28"/>
        </w:rPr>
        <w:t>第十一条  争议解决</w:t>
      </w:r>
    </w:p>
    <w:p>
      <w:pPr>
        <w:ind w:firstLine="420"/>
      </w:pPr>
      <w:r>
        <w:rPr>
          <w:rFonts w:ascii="Times New Roman" w:hAnsi="Times New Roman" w:eastAsia="宋体"/>
          <w:b w:val="0"/>
          <w:sz w:val="24"/>
        </w:rPr>
        <w:t>11.1  因本合同产生的或与本合同有关的任何争议，双方应当首先通过友好协商解决;协商不成的，任何一方均有权向甲方所在地人民法院提起诉讼。</w:t>
      </w:r>
    </w:p>
    <w:p>
      <w:pPr>
        <w:ind w:firstLine="420"/>
      </w:pPr>
      <w:r>
        <w:rPr>
          <w:rFonts w:ascii="Times New Roman" w:hAnsi="Times New Roman" w:eastAsia="宋体"/>
          <w:b w:val="0"/>
          <w:sz w:val="24"/>
        </w:rPr>
        <w:t>11.2  本合同适用中华人民共和国法律。</w:t>
      </w:r>
    </w:p>
    <w:p>
      <w:pPr>
        <w:spacing w:before="240" w:after="120"/>
      </w:pPr>
      <w:r>
        <w:rPr>
          <w:rFonts w:ascii="Times New Roman" w:hAnsi="Times New Roman" w:eastAsia="微软雅黑"/>
          <w:b/>
          <w:sz w:val="28"/>
        </w:rPr>
        <w:t>第十二条  其他约定</w:t>
      </w:r>
    </w:p>
    <w:p>
      <w:pPr>
        <w:ind w:firstLine="420"/>
      </w:pPr>
      <w:r>
        <w:rPr>
          <w:rFonts w:ascii="Times New Roman" w:hAnsi="Times New Roman" w:eastAsia="宋体"/>
          <w:b w:val="0"/>
          <w:sz w:val="24"/>
        </w:rPr>
        <w:t>12.1  本合同未约定事项，双方可另行协商并签订补充协议。补充协议与本合同具有同等法律效力。</w:t>
      </w:r>
    </w:p>
    <w:p>
      <w:pPr>
        <w:ind w:firstLine="420"/>
      </w:pPr>
      <w:r>
        <w:rPr>
          <w:rFonts w:ascii="Times New Roman" w:hAnsi="Times New Roman" w:eastAsia="宋体"/>
          <w:b w:val="0"/>
          <w:sz w:val="24"/>
        </w:rPr>
        <w:t xml:space="preserve">12.2  </w:t>
      </w:r>
      <w:del w:id="1001" w:author="缪奇川" w:date="2026-04-17T00:00:00Z">
        <w:r>
          <w:rPr>
            <w:rFonts w:ascii="Times New Roman" w:hAnsi="Times New Roman" w:eastAsia="宋体"/>
            <w:b w:val="0"/>
            <w:sz w:val="24"/>
          </w:rPr>
          <w:delText xml:space="preserve">乙方应就本合同项下任何违约行为向甲方承担无限连带责任，该责任不受本合同其他条款关于责任上限的约定限制。</w:delText>
        </w:r>
      </w:del>
      <w:ins w:id="1002" w:author="缪奇川" w:date="2026-04-17T00:00:00Z">
        <w:commentRangeStart w:id="0"/>
        <w:r>
          <w:rPr>
            <w:rFonts w:ascii="Times New Roman" w:hAnsi="Times New Roman" w:eastAsia="宋体"/>
            <w:b w:val="0"/>
            <w:sz w:val="24"/>
          </w:rPr>
          <w:t xml:space="preserve">乙方应就本合同项下因其过错违反本合同导致甲方损失的行为承担赔偿责任。除故意或重大过失外，乙方的赔偿责任总额以本合同总金额为上限。</w:t>
        </w:r>
        <w:commentRangeEnd w:id="0"/>
        <w:r>
          <w:rPr>
            <w:rStyle w:val="CommentReference"/>
          </w:rPr>
          <w:commentReference w:id="0"/>
        </w:r>
      </w:ins>
    </w:p>
    <w:p>
      <w:pPr>
        <w:ind w:firstLine="420"/>
      </w:pPr>
      <w:r>
        <w:rPr>
          <w:rFonts w:ascii="Times New Roman" w:hAnsi="Times New Roman" w:eastAsia="宋体"/>
          <w:b w:val="0"/>
          <w:sz w:val="24"/>
        </w:rPr>
        <w:t xml:space="preserve">12.3  </w:t>
      </w:r>
      <w:commentRangeStart w:id="5"/>
      <w:r>
        <w:rPr>
          <w:rFonts w:ascii="Times New Roman" w:hAnsi="Times New Roman" w:eastAsia="宋体"/>
          <w:b w:val="0"/>
          <w:sz w:val="24"/>
        </w:rPr>
        <w:t xml:space="preserve">乙方核心人员（包括但不限于项目经理、技术总监、核心开发人员）在本合同期间及本合同期满后 2 年内，不得从事与本项目相关的竞争性业务</w:t>
      </w:r>
      <w:commentRangeEnd w:id="5"/>
      <w:r>
        <w:rPr>
          <w:rStyle w:val="CommentReference"/>
        </w:rPr>
        <w:commentReference w:id="5"/>
      </w:r>
      <w:r>
        <w:rPr>
          <w:rFonts w:ascii="Times New Roman" w:hAnsi="Times New Roman" w:eastAsia="宋体"/>
          <w:b w:val="0"/>
          <w:sz w:val="24"/>
        </w:rPr>
        <w:t xml:space="preserve">，亦不得接受任何与本项目存在竞争关系的第三方的服务委托。</w:t>
      </w:r>
    </w:p>
    <w:p>
      <w:pPr>
        <w:spacing w:before="240" w:after="120"/>
      </w:pPr>
      <w:r>
        <w:rPr>
          <w:rFonts w:ascii="Times New Roman" w:hAnsi="Times New Roman" w:eastAsia="微软雅黑"/>
          <w:b/>
          <w:sz w:val="28"/>
        </w:rPr>
        <w:t>第十三条  签署与生效</w:t>
      </w:r>
    </w:p>
    <w:p>
      <w:pPr>
        <w:ind w:firstLine="420"/>
      </w:pPr>
      <w:r>
        <w:rPr>
          <w:rFonts w:ascii="Times New Roman" w:hAnsi="Times New Roman" w:eastAsia="宋体"/>
          <w:b w:val="0"/>
          <w:sz w:val="24"/>
        </w:rPr>
        <w:t>13.1  本合同一式两份，甲乙双方各执一份，具有同等法律效力。</w:t>
      </w:r>
    </w:p>
    <w:p>
      <w:pPr>
        <w:ind w:firstLine="420"/>
      </w:pPr>
      <w:r>
        <w:rPr>
          <w:rFonts w:ascii="Times New Roman" w:hAnsi="Times New Roman" w:eastAsia="宋体"/>
          <w:b w:val="0"/>
          <w:sz w:val="24"/>
        </w:rPr>
        <w:t>13.2  本合同自甲乙双方签字或盖章之日起生效。</w:t>
      </w:r>
    </w:p>
    <w:p>
      <w:pPr>
        <w:spacing w:before="240" w:after="120"/>
      </w:pPr>
      <w:r>
        <w:rPr>
          <w:rFonts w:ascii="Times New Roman" w:hAnsi="Times New Roman" w:eastAsia="微软雅黑"/>
          <w:b/>
          <w:sz w:val="28"/>
        </w:rPr>
        <w:t>第十四条  附件</w:t>
      </w:r>
    </w:p>
    <w:p>
      <w:pPr>
        <w:ind w:firstLine="420"/>
      </w:pPr>
      <w:r>
        <w:rPr>
          <w:rFonts w:ascii="Times New Roman" w:hAnsi="Times New Roman" w:eastAsia="宋体"/>
          <w:b w:val="0"/>
          <w:sz w:val="24"/>
        </w:rPr>
        <w:t>14.1  本合同的附件是本合同不可分割的组成部分，与本合同具有同等法律效力。本合同的附件如下:</w:t>
      </w:r>
    </w:p>
    <w:p>
      <w:pPr>
        <w:ind w:firstLine="839"/>
      </w:pPr>
      <w:r>
        <w:rPr>
          <w:rFonts w:ascii="Times New Roman" w:hAnsi="Times New Roman" w:eastAsia="宋体"/>
          <w:b w:val="0"/>
          <w:sz w:val="24"/>
        </w:rPr>
        <w:t>附件一:  技术规范书</w:t>
      </w:r>
    </w:p>
    <w:p>
      <w:pPr>
        <w:ind w:firstLine="839"/>
      </w:pPr>
      <w:r>
        <w:rPr>
          <w:rFonts w:ascii="Times New Roman" w:hAnsi="Times New Roman" w:eastAsia="宋体"/>
          <w:b w:val="0"/>
          <w:sz w:val="24"/>
        </w:rPr>
        <w:t>附件二:  项目时间表</w:t>
      </w:r>
    </w:p>
    <w:p>
      <w:pPr>
        <w:ind w:firstLine="839"/>
      </w:pPr>
      <w:r>
        <w:rPr>
          <w:rFonts w:ascii="Times New Roman" w:hAnsi="Times New Roman" w:eastAsia="宋体"/>
          <w:b w:val="0"/>
          <w:sz w:val="24"/>
        </w:rPr>
        <w:t>附件三:  保密信息清单</w:t>
      </w:r>
    </w:p>
    <w:p>
      <w:pPr>
        <w:spacing w:before="240" w:after="120"/>
      </w:pPr>
      <w:r>
        <w:rPr>
          <w:rFonts w:ascii="Times New Roman" w:hAnsi="Times New Roman" w:eastAsia="微软雅黑"/>
          <w:b/>
          <w:sz w:val="28"/>
        </w:rPr>
        <w:t>第十五条  通知</w:t>
      </w:r>
    </w:p>
    <w:p>
      <w:pPr>
        <w:ind w:firstLine="420"/>
      </w:pPr>
      <w:r>
        <w:rPr>
          <w:rFonts w:ascii="Times New Roman" w:hAnsi="Times New Roman" w:eastAsia="宋体"/>
          <w:b w:val="0"/>
          <w:sz w:val="24"/>
        </w:rPr>
        <w:t xml:space="preserve">15.1  </w:t>
      </w:r>
      <w:del w:id="1009" w:author="缪奇川" w:date="2026-04-17T00:00:00Z">
        <w:r>
          <w:rPr>
            <w:rFonts w:ascii="Times New Roman" w:hAnsi="Times New Roman" w:eastAsia="宋体"/>
            <w:b w:val="0"/>
            <w:sz w:val="24"/>
          </w:rPr>
          <w:delText xml:space="preserve">本合同有关通知应当以书面形式送达对方。</w:delText>
        </w:r>
      </w:del>
      <w:ins w:id="1010" w:author="缪奇川" w:date="2026-04-17T00:00:00Z">
        <w:commentRangeStart w:id="4"/>
        <w:r>
          <w:rPr>
            <w:rFonts w:ascii="Times New Roman" w:hAnsi="Times New Roman" w:eastAsia="宋体"/>
            <w:b w:val="0"/>
            <w:sz w:val="24"/>
          </w:rPr>
          <w:t xml:space="preserve">本合同有关通知应当以书面形式送达对方。双方确认本合同首部所列联系地址为法律文书送达地址；一方地址变更的，应当书面通知对方，未书面通知的，按原地址送达即视为有效送达。</w:t>
        </w:r>
        <w:commentRangeEnd w:id="4"/>
        <w:r>
          <w:rPr>
            <w:rStyle w:val="CommentReference"/>
          </w:rPr>
          <w:commentReference w:id="4"/>
        </w:r>
      </w:ins>
    </w:p>
    <w:p>
      <w:r>
        <w:rPr>
          <w:rFonts w:ascii="Times New Roman" w:hAnsi="Times New Roman" w:eastAsia="宋体"/>
          <w:b w:val="0"/>
          <w:sz w:val="24"/>
        </w:rPr>
      </w:r>
    </w:p>
    <w:p>
      <w:r>
        <w:rPr>
          <w:rFonts w:ascii="Times New Roman" w:hAnsi="Times New Roman" w:eastAsia="宋体"/>
          <w:b w:val="0"/>
          <w:sz w:val="24"/>
        </w:rPr>
      </w:r>
    </w:p>
    <w:p>
      <w:pPr>
        <w:spacing w:before="240" w:after="120"/>
        <w:rPr>
          <w:ins w:id="1011" w:author="缪奇川" w:date="2026-04-17T00:00:00Z"/>
        </w:rPr>
      </w:pPr>
      <w:ins w:id="1012" w:author="缪奇川" w:date="2026-04-17T00:00:00Z">
        <w:r>
          <w:rPr>
            <w:rFonts w:ascii="Times New Roman" w:hAnsi="Times New Roman" w:eastAsia="微软雅黑"/>
            <w:b/>
            <w:sz w:val="28"/>
          </w:rPr>
          <w:t xml:space="preserve">第十六条  不可抗力</w:t>
        </w:r>
      </w:ins>
    </w:p>
    <w:p>
      <w:pPr>
        <w:ind w:firstLine="420"/>
        <w:rPr>
          <w:ins w:id="1013" w:author="缪奇川" w:date="2026-04-17T00:00:00Z"/>
        </w:rPr>
      </w:pPr>
      <w:ins w:id="1014" w:author="缪奇川" w:date="2026-04-17T00:00:00Z">
        <w:r>
          <w:rPr>
            <w:rFonts w:ascii="Times New Roman" w:hAnsi="Times New Roman" w:eastAsia="宋体"/>
            <w:b w:val="0"/>
            <w:sz w:val="24"/>
          </w:rPr>
          <w:t xml:space="preserve">16.1  因不可抗力事件导致本合同全部或部分无法履行的，受影响方应在事件发生后 15 日内书面通知对方，并在 30 日内提供相关机构出具的证明。不可抗力持续超过 60 日的，任何一方均可书面通知解除本合同。</w:t>
        </w:r>
      </w:ins>
    </w:p>
    <w:p>
      <w:pPr>
        <w:jc w:val="center"/>
      </w:pPr>
      <w:r>
        <w:rPr>
          <w:rFonts w:ascii="Times New Roman" w:hAnsi="Times New Roman" w:eastAsia="宋体"/>
          <w:b w:val="0"/>
          <w:sz w:val="22"/>
        </w:rPr>
        <w:t>（以下无正文，为本合同签章页）</w:t>
      </w:r>
    </w:p>
    <w:p>
      <w:r>
        <w:rPr>
          <w:rFonts w:ascii="Times New Roman" w:hAnsi="Times New Roman" w:eastAsia="宋体"/>
          <w:b w:val="0"/>
          <w:sz w:val="24"/>
        </w:rPr>
      </w:r>
    </w:p>
    <w:p>
      <w:r>
        <w:rPr>
          <w:rFonts w:ascii="Times New Roman" w:hAnsi="Times New Roman" w:eastAsia="宋体"/>
          <w:b w:val="0"/>
          <w:sz w:val="24"/>
        </w:rPr>
      </w:r>
    </w:p>
    <w:tbl>
      <w:tblPr>
        <w:tblW w:type="auto" w:w="0"/>
        <w:tblLayout w:type="fixed"/>
        <w:tblLook w:firstColumn="1" w:firstRow="1" w:lastColumn="0" w:lastRow="0" w:noHBand="0" w:noVBand="1" w:val="04A0"/>
      </w:tblPr>
      <w:tblGrid>
        <w:gridCol w:w="4252"/>
        <w:gridCol w:w="4252"/>
      </w:tblGrid>
      <w:tr>
        <w:tc>
          <w:tcPr>
            <w:tcW w:type="dxa" w:w="4252"/>
          </w:tcPr>
          <w:p>
            <w:r>
              <w:rPr>
                <w:rFonts w:ascii="Times New Roman" w:hAnsi="Times New Roman" w:eastAsia="宋体"/>
                <w:b w:val="0"/>
                <w:sz w:val="22"/>
              </w:rPr>
              <w:t>甲方（盖章）:</w:t>
            </w:r>
          </w:p>
        </w:tc>
        <w:tc>
          <w:tcPr>
            <w:tcW w:type="dxa" w:w="4252"/>
          </w:tcPr>
          <w:p>
            <w:r>
              <w:rPr>
                <w:rFonts w:ascii="Times New Roman" w:hAnsi="Times New Roman" w:eastAsia="宋体"/>
                <w:b w:val="0"/>
                <w:sz w:val="22"/>
              </w:rPr>
              <w:t>乙方（盖章）:</w:t>
            </w:r>
          </w:p>
        </w:tc>
      </w:tr>
      <w:tr>
        <w:tc>
          <w:tcPr>
            <w:tcW w:type="dxa" w:w="4252"/>
          </w:tcPr>
          <w:p>
            <w:r>
              <w:rPr>
                <w:rFonts w:ascii="Times New Roman" w:hAnsi="Times New Roman" w:eastAsia="宋体"/>
                <w:b w:val="0"/>
                <w:sz w:val="22"/>
              </w:rPr>
            </w:r>
          </w:p>
        </w:tc>
        <w:tc>
          <w:tcPr>
            <w:tcW w:type="dxa" w:w="4252"/>
          </w:tcPr>
          <w:p>
            <w:r>
              <w:rPr>
                <w:rFonts w:ascii="Times New Roman" w:hAnsi="Times New Roman" w:eastAsia="宋体"/>
                <w:b w:val="0"/>
                <w:sz w:val="22"/>
              </w:rPr>
            </w:r>
          </w:p>
        </w:tc>
      </w:tr>
      <w:tr>
        <w:tc>
          <w:tcPr>
            <w:tcW w:type="dxa" w:w="4252"/>
          </w:tcPr>
          <w:p>
            <w:r>
              <w:rPr>
                <w:rFonts w:ascii="Times New Roman" w:hAnsi="Times New Roman" w:eastAsia="宋体"/>
                <w:b w:val="0"/>
                <w:sz w:val="22"/>
              </w:rPr>
              <w:t>法定代表人/授权代表（签字）:</w:t>
            </w:r>
          </w:p>
        </w:tc>
        <w:tc>
          <w:tcPr>
            <w:tcW w:type="dxa" w:w="4252"/>
          </w:tcPr>
          <w:p>
            <w:r>
              <w:rPr>
                <w:rFonts w:ascii="Times New Roman" w:hAnsi="Times New Roman" w:eastAsia="宋体"/>
                <w:b w:val="0"/>
                <w:sz w:val="22"/>
              </w:rPr>
              <w:t>法定代表人/授权代表（签字）:</w:t>
            </w:r>
          </w:p>
        </w:tc>
      </w:tr>
      <w:tr>
        <w:tc>
          <w:tcPr>
            <w:tcW w:type="dxa" w:w="4252"/>
          </w:tcPr>
          <w:p>
            <w:r>
              <w:rPr>
                <w:rFonts w:ascii="Times New Roman" w:hAnsi="Times New Roman" w:eastAsia="宋体"/>
                <w:b w:val="0"/>
                <w:sz w:val="22"/>
              </w:rPr>
              <w:t>签署日期:  2026 年 4 月 17 日</w:t>
            </w:r>
          </w:p>
        </w:tc>
        <w:tc>
          <w:tcPr>
            <w:tcW w:type="dxa" w:w="4252"/>
          </w:tcPr>
          <w:p>
            <w:r>
              <w:rPr>
                <w:rFonts w:ascii="Times New Roman" w:hAnsi="Times New Roman" w:eastAsia="宋体"/>
                <w:b w:val="0"/>
                <w:sz w:val="22"/>
              </w:rPr>
              <w:t>签署日期:  2026 年 4 月 17 日</w:t>
            </w:r>
          </w:p>
        </w:tc>
      </w:tr>
    </w:tbl>
    <w:sectPr w:rsidR="00FC693F" w:rsidRPr="0006063C" w:rsidSect="00034616">
      <w:pgSz w:w="12240" w:h="15840"/>
      <w:pgMar w:top="1440" w:right="1797" w:bottom="1440" w:left="179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缪奇川" w:initials="缪奇" w:date="2026-07-08T00:24:03Z">
    <w:p>
      <w:pPr>
        <w:pStyle w:val="CommentText"/>
      </w:pPr>
      <w:r>
        <w:rPr>
          <w:rStyle w:val="CommentReference"/>
        </w:rPr>
        <w:annotationRef/>
      </w:r>
      <w:r>
        <w:t>【■ 高风险 · C025 · L3 · 精准审查】乙方承担无限连带责任且无限制</w:t>
      </w:r>
    </w:p>
    <w:p>
      <w:pPr>
        <w:pStyle w:val="CommentText"/>
      </w:pPr>
      <w:r>
        <w:t>风险说明:无限连带责任条款会使乙方承担远超交易规模的赔偿风险,理论上可能引发乙方破产。根据民法典第 687 条,连带保证需明确保证范围和期限,无上限无期限的约定在实务中常被法院部分否认。</w:t>
      </w:r>
    </w:p>
    <w:p>
      <w:pPr>
        <w:pStyle w:val="CommentText"/>
      </w:pPr>
      <w:r>
        <w:t>修改建议:乙方应就本合同项下因其过错违反本合同导致甲方损失的行为承担赔偿责任。除故意或重大过失外，乙方的赔偿责任总额以本合同总金额为上限。</w:t>
      </w:r>
    </w:p>
    <w:p>
      <w:pPr>
        <w:pStyle w:val="CommentText"/>
      </w:pPr>
      <w:r>
        <w:t>相关法条:《中华人民共和国民法典》第 687 条、第 692 条</w:t>
      </w:r>
    </w:p>
  </w:comment>
  <w:comment w:id="1" w:author="缪奇川" w:initials="缪奇" w:date="2026-07-08T00:24:03Z">
    <w:p>
      <w:pPr>
        <w:pStyle w:val="CommentText"/>
      </w:pPr>
      <w:r>
        <w:rPr>
          <w:rStyle w:val="CommentReference"/>
        </w:rPr>
        <w:annotationRef/>
      </w:r>
      <w:r>
        <w:t>【■ 高风险 · C010 · L1】大小写金额不一致</w:t>
      </w:r>
    </w:p>
    <w:p>
      <w:pPr>
        <w:pStyle w:val="CommentText"/>
      </w:pPr>
      <w:r>
        <w:t>风险说明:小写 860,000 与大写「柒拾陆万」(760,000)不一致,依据民法典第 498 条对格式条款的解释规则,争议发生时可能产生实质性分歧。</w:t>
      </w:r>
    </w:p>
    <w:p>
      <w:pPr>
        <w:pStyle w:val="CommentText"/>
      </w:pPr>
      <w:r>
        <w:t>修改建议:人民币 860,000.00 元（大写:捌拾陆万元整）</w:t>
      </w:r>
    </w:p>
    <w:p>
      <w:pPr>
        <w:pStyle w:val="CommentText"/>
      </w:pPr>
      <w:r>
        <w:t>相关法条:《中华人民共和国民法典》第 498 条</w:t>
      </w:r>
    </w:p>
  </w:comment>
  <w:comment w:id="2" w:author="缪奇川" w:initials="缪奇" w:date="2026-07-08T00:24:03Z">
    <w:p>
      <w:pPr>
        <w:pStyle w:val="CommentText"/>
      </w:pPr>
      <w:r>
        <w:rPr>
          <w:rStyle w:val="CommentReference"/>
        </w:rPr>
        <w:annotationRef/>
      </w:r>
      <w:r>
        <w:t>【■ 中风险 · C021 · L3 · 精准审查】违约金比例超过合同金额 30%</w:t>
      </w:r>
    </w:p>
    <w:p>
      <w:pPr>
        <w:pStyle w:val="CommentText"/>
      </w:pPr>
      <w:r>
        <w:t>风险说明:违约金 35% 接近民法典第 585 条规定的"过分高于造成的损失"标准，在争议发生时法院可能依当事人请求进行酌减。实务中违约金超过 30% 的约定常被部分否认。注:本合同第 8.2 条已约定实际损失超出部分可继续索赔，故修改建议仅调整比例，不重复添加兜底条款。</w:t>
      </w:r>
    </w:p>
    <w:p>
      <w:pPr>
        <w:pStyle w:val="CommentText"/>
      </w:pPr>
      <w:r>
        <w:t>修改建议:违约方应当向守约方支付本合同总金额 15% 的违约金</w:t>
      </w:r>
    </w:p>
    <w:p>
      <w:pPr>
        <w:pStyle w:val="CommentText"/>
      </w:pPr>
      <w:r>
        <w:t>相关法条:《中华人民共和国民法典》第 585 条</w:t>
      </w:r>
    </w:p>
  </w:comment>
  <w:comment w:id="3" w:author="缪奇川" w:initials="缪奇" w:date="2026-07-08T00:24:03Z">
    <w:p>
      <w:pPr>
        <w:pStyle w:val="CommentText"/>
      </w:pPr>
      <w:r>
        <w:rPr>
          <w:rStyle w:val="CommentReference"/>
        </w:rPr>
        <w:annotationRef/>
      </w:r>
      <w:r>
        <w:t>【■ 中风险 · C022 · L2】双方逾期违约金标准差异达 4 倍且日率畸高</w:t>
      </w:r>
    </w:p>
    <w:p>
      <w:pPr>
        <w:pStyle w:val="CommentText"/>
      </w:pPr>
      <w:r>
        <w:t>风险说明:双方逾期违约金标准差异达 4 倍（日 5% vs 日 20%），且两档日率均远超行业惯例（日万分之三至万分之五），实际争议中几乎必然被法院酌减。若争议发生，法院可能对不对等条款作偏向守约方的解释。</w:t>
      </w:r>
    </w:p>
    <w:p>
      <w:pPr>
        <w:pStyle w:val="CommentText"/>
      </w:pPr>
      <w:r>
        <w:t>修改建议:任何一方逾期履行本合同项下付款或交付义务的，每逾期一日，按相应未履行部分金额的万分之五向守约方支付违约金。</w:t>
      </w:r>
    </w:p>
    <w:p>
      <w:pPr>
        <w:pStyle w:val="CommentText"/>
      </w:pPr>
      <w:r>
        <w:t>相关法条:《中华人民共和国民法典》第 585 条</w:t>
      </w:r>
    </w:p>
  </w:comment>
  <w:comment w:id="4" w:author="缪奇川" w:initials="缪奇" w:date="2026-07-08T00:24:03Z">
    <w:p>
      <w:pPr>
        <w:pStyle w:val="CommentText"/>
      </w:pPr>
      <w:r>
        <w:rPr>
          <w:rStyle w:val="CommentReference"/>
        </w:rPr>
        <w:annotationRef/>
      </w:r>
      <w:r>
        <w:t>【■ 低风险 · C050 · L2】送达地址未明确确认</w:t>
      </w:r>
    </w:p>
    <w:p>
      <w:pPr>
        <w:pStyle w:val="CommentText"/>
      </w:pPr>
      <w:r>
        <w:t>风险说明:未约定法定送达地址,诉讼阶段可能导致送达困难。</w:t>
      </w:r>
    </w:p>
    <w:p>
      <w:pPr>
        <w:pStyle w:val="CommentText"/>
      </w:pPr>
      <w:r>
        <w:t>修改建议:本合同有关通知应当以书面形式送达对方。双方确认本合同首部所列联系地址为法律文书送达地址；一方地址变更的，应当书面通知对方，未书面通知的，按原地址送达即视为有效送达。</w:t>
      </w:r>
    </w:p>
    <w:p>
      <w:pPr>
        <w:pStyle w:val="CommentText"/>
      </w:pPr>
      <w:r>
        <w:t>相关法条:《中华人民共和国民事诉讼法》第 90 条</w:t>
      </w:r>
    </w:p>
  </w:comment>
  <w:comment w:id="5" w:author="缪奇川" w:initials="缪奇" w:date="2026-07-08T00:24:03Z">
    <w:p>
      <w:pPr>
        <w:pStyle w:val="CommentText"/>
      </w:pPr>
      <w:r>
        <w:rPr>
          <w:rStyle w:val="CommentReference"/>
        </w:rPr>
        <w:annotationRef/>
      </w:r>
      <w:r>
        <w:t>【清单外发现】竞业限制补偿金标准缺失</w:t>
      </w:r>
    </w:p>
    <w:p>
      <w:pPr>
        <w:pStyle w:val="CommentText"/>
      </w:pPr>
      <w:r>
        <w:t>问题分析:合同约定了竞业限制义务,但未约定对应的补偿金标准。根据劳动合同法类推适用原理,无补偿的竞业限制实务中可能被认定不具约束力。</w:t>
      </w:r>
    </w:p>
    <w:p>
      <w:pPr>
        <w:pStyle w:val="CommentText"/>
      </w:pPr>
      <w:r>
        <w:t>建议处理:补充竞业限制补偿金标准(通常为上年度月均工资的 30%-50%)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mqc-contract-review-standard v2.0.0 · 修订批注版 · 经办律师:缪奇川</dc:description>
  <cp:lastModifiedBy>缪奇川</cp:lastModifiedBy>
  <cp:revision>1</cp:revision>
  <dcterms:created xsi:type="dcterms:W3CDTF">2013-12-23T23:15:00Z</dcterms:created>
  <dcterms:modified xsi:type="dcterms:W3CDTF">2013-12-23T23:15:00Z</dcterms:modified>
  <cp:category/>
</cp:coreProperties>
</file>